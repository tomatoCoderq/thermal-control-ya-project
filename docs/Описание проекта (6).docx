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w:t xml:space="preserve">Проект №1. Определение дефектов тепловизионным контролем </w:t>
      </w:r>
      <w:r/>
    </w:p>
    <w:p>
      <w:pPr>
        <w:jc w:val="center"/>
      </w:pPr>
      <w:r>
        <w:t xml:space="preserve">Ответственный:  Чулков Арсений Олегович</w:t>
      </w:r>
      <w:r/>
    </w:p>
    <w:p>
      <w:pPr>
        <w:ind w:firstLine="708"/>
        <w:jc w:val="both"/>
      </w:pPr>
      <w:r>
        <w:t xml:space="preserve">В процессе изготовления различных деталей могут появляться внутренние дефекты различной природы которые будут влиять на параметры изделия. Одним из методов обнаружения походных дефектов является </w:t>
      </w:r>
      <w:del w:id="0" w:author="лаб" w:date="2026-04-29T10:36:00Z">
        <w:r>
          <w:delText xml:space="preserve">термический </w:delText>
        </w:r>
      </w:del>
      <w:ins w:id="1" w:author="лаб" w:date="2026-04-29T10:36:00Z">
        <w:r>
          <w:t xml:space="preserve">тепловой</w:t>
        </w:r>
      </w:ins>
      <w:ins w:id="2" w:author="лаб" w:date="2026-04-29T10:36:00Z">
        <w:r>
          <w:t xml:space="preserve"> </w:t>
        </w:r>
      </w:ins>
      <w:r>
        <w:t xml:space="preserve">неразрушающий контроль. Который состоит в том, чт</w:t>
      </w:r>
      <w:r>
        <w:t xml:space="preserve">о деталь нагревают и с помощью специального тепловизионного пр</w:t>
      </w:r>
      <w:del w:id="3" w:author="лаб" w:date="2026-04-29T10:36:00Z">
        <w:r>
          <w:delText xml:space="preserve">о</w:delText>
        </w:r>
      </w:del>
      <w:ins w:id="4" w:author="лаб" w:date="2026-04-29T10:36:00Z">
        <w:r>
          <w:t xml:space="preserve">и</w:t>
        </w:r>
      </w:ins>
      <w:r>
        <w:t xml:space="preserve">бора могут определять температуру нагрева изделия во всех точках. </w:t>
      </w:r>
      <w:r/>
    </w:p>
    <w:p>
      <w:pPr>
        <w:jc w:val="center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09825" cy="62865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8616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40982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89.75pt;height:49.5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</w:p>
    <w:p>
      <w:pPr>
        <w:ind w:firstLine="708"/>
        <w:jc w:val="both"/>
      </w:pPr>
      <w:r>
        <w:t xml:space="preserve">В зависимости от свойств материала, лампы и параметров дефекта нагрев места дефекта значительно отличается от мест без дефек</w:t>
      </w:r>
      <w:r>
        <w:t xml:space="preserve">тов.</w:t>
      </w:r>
      <w:r/>
    </w:p>
    <w:p>
      <w:pPr>
        <w:ind w:firstLine="708"/>
        <w:jc w:val="both"/>
      </w:pPr>
      <w:r>
        <w:t xml:space="preserve">В рамках кейса имеется набор упорядоченных во времени наборов изображений с дефектами разных параметров ( ширина, высота, глубина, ширина материала) необходимо решить следующие задачи:</w:t>
      </w:r>
      <w:r/>
    </w:p>
    <w:p>
      <w:pPr>
        <w:ind w:firstLine="708"/>
        <w:jc w:val="both"/>
      </w:pPr>
      <w:r>
        <w:t xml:space="preserve">1. Сегментировать изображение и выделить дефекты</w:t>
      </w:r>
      <w:r/>
    </w:p>
    <w:p>
      <w:pPr>
        <w:ind w:firstLine="708"/>
      </w:pPr>
      <w:r>
        <w:t xml:space="preserve">2. Определить пло</w:t>
      </w:r>
      <w:r>
        <w:t xml:space="preserve">щадь дефекта и его координаты</w:t>
      </w:r>
      <w:r/>
    </w:p>
    <w:p>
      <w:pPr>
        <w:ind w:firstLine="708"/>
      </w:pPr>
      <w:r>
        <w:t xml:space="preserve">3. Спрогнозировать по видеоряда параметры дефекта в первую очередь его глубину.</w:t>
      </w:r>
      <w:r/>
    </w:p>
    <w:p>
      <w:pPr>
        <w:ind w:firstLine="708"/>
      </w:pPr>
      <w:r>
        <w:t xml:space="preserve">По результатам проекта возможна публикация в журнале.</w:t>
      </w:r>
      <w:r/>
    </w:p>
    <w:p>
      <w:r>
        <w:t xml:space="preserve">Статьи: На данный момент группа ученых использовала только нейронные сети для анализа кривых</w:t>
      </w:r>
      <w:r>
        <w:t xml:space="preserve"> нагрева, при этом не анализировала изображения напрямую. То есть анализ был только определенных ключевых точек, а не всего изображения целиком.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0559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2777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1105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87.0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rPr>
          <w:lang w:val="en-US"/>
        </w:rPr>
      </w:pPr>
      <w:r>
        <w:rPr>
          <w:lang w:val="en-US"/>
        </w:rPr>
        <w:t xml:space="preserve">A.O. Chulkov, D.A. Nesteruk, V.P. Vavilov, A.I. Moskovchenko, N. Saeed, M. Omar, Optimizing input data for tr</w:t>
      </w:r>
      <w:r>
        <w:rPr>
          <w:lang w:val="en-US"/>
        </w:rPr>
        <w:t xml:space="preserve">aining an artificial neural network used for evaluating defect depth in infrared thermographic nondestructive testing, Infrared Physics &amp; Technology, Volume 102, 2019,103047,ISSN 1350-4495, https://doi.org/10.1016/j.infrared.2019.103047.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w:t xml:space="preserve">Active Thermal Tes</w:t>
      </w:r>
      <w:r>
        <w:rPr>
          <w:lang w:val="en-US"/>
        </w:rPr>
        <w:t xml:space="preserve">ting of Delaminations in Heat-Shielding Structures, 10.1134/S1061830919030033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jc w:val="center"/>
      </w:pPr>
      <w:r>
        <w:t xml:space="preserve">Проект № 2.</w:t>
      </w:r>
      <w:r/>
    </w:p>
    <w:p>
      <w:pPr>
        <w:jc w:val="center"/>
      </w:pPr>
      <w:r>
        <w:t xml:space="preserve">Классификация воды и эпоксидного геля на тепловизионных изображениях</w:t>
      </w:r>
      <w:r/>
    </w:p>
    <w:p>
      <w:pPr>
        <w:jc w:val="center"/>
        <w:rPr>
          <w:color w:val="ff0000"/>
          <w:rPrChange w:id="5" w:author="лаб" w:date="2026-04-29T10:39:00Z">
            <w:rPr/>
          </w:rPrChange>
        </w:rPr>
      </w:pPr>
      <w:r>
        <w:t xml:space="preserve">На изображениях имеются дефекты вызванные попаданием воды или эпоксидного  клея. Их необходимо </w:t>
      </w:r>
      <w:r>
        <w:t xml:space="preserve">классифицировать и сегментировать с упором на временные ряды.</w:t>
      </w:r>
      <w:ins w:id="6" w:author="лаб" w:date="2026-04-29T10:39:00Z">
        <w:r>
          <w:t xml:space="preserve"> </w:t>
        </w:r>
      </w:ins>
      <w:bookmarkStart w:id="6" w:name="_GoBack"/>
      <w:ins w:id="7" w:author="лаб" w:date="2026-04-29T10:39:00Z">
        <w:r>
          <w:rPr>
            <w:color w:val="ff0000"/>
            <w:rPrChange w:id="8" w:author="лаб" w:date="2026-04-29T10:39:00Z">
              <w:rPr/>
            </w:rPrChange>
          </w:rPr>
          <w:t xml:space="preserve">См. ссылку на нужную статью. </w:t>
        </w:r>
      </w:ins>
      <w:bookmarkEnd w:id="6"/>
      <w:r>
        <w:rPr>
          <w:color w:val="ff0000"/>
          <w:rPrChange w:id="9" w:author="лаб" w:date="2026-04-29T10:39:00Z">
            <w:rPr/>
          </w:rPrChange>
        </w:rPr>
      </w:r>
      <w:r>
        <w:rPr>
          <w:color w:val="ff0000"/>
          <w:rPrChange w:id="10" w:author="лаб" w:date="2026-04-29T10:39:00Z">
            <w:rPr/>
          </w:rPrChange>
        </w:rPr>
      </w:r>
    </w:p>
    <w:p>
      <w:pPr>
        <w:jc w:val="both"/>
        <w:rPr>
          <w:lang w:val="en-US"/>
        </w:rPr>
      </w:pPr>
      <w:r/>
      <w:commentRangeStart w:id="0"/>
      <w:commentRangeStart w:id="1"/>
      <w:r>
        <w:rPr>
          <w:lang w:val="en-US"/>
        </w:rPr>
        <w:t xml:space="preserve">D.A. Derusova, V.P. Vavilov, N.V. Druzhinin, N.P. Kolomeets, A.O. Chulkov, V.E. Rubtsov, E.A. Kolubaev, Investigating vibration characteristics of magnetostrictive transducers for air-coupled ul</w:t>
      </w:r>
      <w:r>
        <w:rPr>
          <w:lang w:val="en-US"/>
        </w:rPr>
        <w:t xml:space="preserve">trasonic NDT of composites,NDT &amp; E International, Volume 107, 2019, 102151, ISSN 0963-8695, https://doi.org/10.1016/j.ndteint.2019.102151.</w:t>
      </w:r>
      <w:commentRangeEnd w:id="0"/>
      <w:commentRangeEnd w:id="1"/>
      <w:r>
        <w:commentReference w:id="0"/>
        <w:commentReference w:id="1"/>
      </w:r>
      <w:r>
        <w:rPr>
          <w:lang w:val="en-US"/>
        </w:rPr>
      </w:r>
      <w:r>
        <w:rPr>
          <w:lang w:val="en-US"/>
        </w:rPr>
      </w:r>
    </w:p>
    <w:p>
      <w:pPr>
        <w:jc w:val="center"/>
      </w:pPr>
      <w:del w:id="11" w:author="Беляев Александр Сергеевич (asb22@tpu.ru)" w:date="2026-07-21T05:45:42Z" oouserid="oc45qd1ftxyh_8A78BFC4-7F1F-40FA-A761-C8A6923A1B64">
        <w:r>
          <w:rPr>
            <w:lang w:eastAsia="ru-RU"/>
          </w:rP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5940425" cy="510574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69093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5940425" cy="510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" o:spid="_x0000_s2" type="#_x0000_t75" style="width:467.75pt;height:402.03pt;mso-wrap-distance-left:0.00pt;mso-wrap-distance-top:0.00pt;mso-wrap-distance-right:0.00pt;mso-wrap-distance-bottom:0.00pt;" stroked="false">
                  <v:path textboxrect="0,0,0,0"/>
                  <v:imagedata r:id="rId10" o:title=""/>
                </v:shape>
              </w:pict>
            </mc:Fallback>
          </mc:AlternateContent>
        </w:r>
      </w:del>
      <w:ins w:id="12" w:author="Беляев Александр Сергеевич (asb22@tpu.ru)" w:date="2026-07-21T05:45:42Z" oouserid="oc45qd1ftxyh_8A78BFC4-7F1F-40FA-A761-C8A6923A1B64">
        <w:r>
          <w:rPr>
            <w:lang w:eastAsia="ru-RU"/>
          </w:rP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5940425" cy="5105746"/>
                  <wp:effectExtent l="0" t="0" r="0" b="0"/>
                  <wp:docPr id="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763420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5940424" cy="510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3" o:spid="_x0000_s3" type="#_x0000_t75" style="width:467.75pt;height:402.03pt;mso-wrap-distance-left:0.00pt;mso-wrap-distance-top:0.00pt;mso-wrap-distance-right:0.00pt;mso-wrap-distance-bottom:0.00pt;" stroked="false">
                  <v:path textboxrect="0,0,0,0"/>
                  <v:imagedata r:id="rId10" o:title=""/>
                </v:shape>
              </w:pict>
            </mc:Fallback>
          </mc:AlternateContent>
        </w:r>
      </w:ins>
      <w:del w:id="13" w:author="Беляев Александр Сергеевич (asb22@tpu.ru)" w:date="2026-07-21T05:45:42Z" oouserid="oc45qd1ftxyh_8A78BFC4-7F1F-40FA-A761-C8A6923A1B64">
        <w:r>
          <w:rPr>
            <w:lang w:eastAsia="ru-RU"/>
          </w:rPr>
        </w:r>
      </w:del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Беляев Александр Сергеевич (asb22@tpu.ru)" w:date="2026-04-28T17:01:00Z" w:initials="БАС(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Насколько удачная ли эта работа по данному кейсу?</w:t>
      </w:r>
    </w:p>
  </w:comment>
  <w:comment w:id="1" w:author="лаб" w:date="2026-04-29T10:39:00Z" w:initials="АО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Александр, лучше вот эту: https://sciencejournals.ru/issues/defskop/2023/vol_2023/iss_12/DefSkop_2312003Chulkov/DefSkop_2312003Chulkov-site.html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paraIdParent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9707F1B" w16cex:dateUtc="2026-04-28T10:01: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39707F1B"/>
  <w16cid:commentId w16cid:paraId="00000002" w16cid:durableId="3C9E7DB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лаб">
    <w15:presenceInfo w15:providerId="None" w15:userId="лаб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tru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682"/>
    <w:link w:val="673"/>
    <w:uiPriority w:val="9"/>
    <w:rPr>
      <w:rFonts w:ascii="Arial" w:hAnsi="Arial" w:eastAsia="Arial" w:cs="Arial"/>
      <w:sz w:val="40"/>
      <w:szCs w:val="40"/>
    </w:rPr>
  </w:style>
  <w:style w:type="character" w:styleId="655">
    <w:name w:val="Heading 2 Char"/>
    <w:basedOn w:val="682"/>
    <w:link w:val="674"/>
    <w:uiPriority w:val="9"/>
    <w:rPr>
      <w:rFonts w:ascii="Arial" w:hAnsi="Arial" w:eastAsia="Arial" w:cs="Arial"/>
      <w:sz w:val="34"/>
    </w:rPr>
  </w:style>
  <w:style w:type="character" w:styleId="656">
    <w:name w:val="Heading 3 Char"/>
    <w:basedOn w:val="682"/>
    <w:link w:val="675"/>
    <w:uiPriority w:val="9"/>
    <w:rPr>
      <w:rFonts w:ascii="Arial" w:hAnsi="Arial" w:eastAsia="Arial" w:cs="Arial"/>
      <w:sz w:val="30"/>
      <w:szCs w:val="30"/>
    </w:rPr>
  </w:style>
  <w:style w:type="character" w:styleId="657">
    <w:name w:val="Heading 4 Char"/>
    <w:basedOn w:val="682"/>
    <w:link w:val="676"/>
    <w:uiPriority w:val="9"/>
    <w:rPr>
      <w:rFonts w:ascii="Arial" w:hAnsi="Arial" w:eastAsia="Arial" w:cs="Arial"/>
      <w:b/>
      <w:bCs/>
      <w:sz w:val="26"/>
      <w:szCs w:val="26"/>
    </w:rPr>
  </w:style>
  <w:style w:type="character" w:styleId="658">
    <w:name w:val="Heading 5 Char"/>
    <w:basedOn w:val="682"/>
    <w:link w:val="677"/>
    <w:uiPriority w:val="9"/>
    <w:rPr>
      <w:rFonts w:ascii="Arial" w:hAnsi="Arial" w:eastAsia="Arial" w:cs="Arial"/>
      <w:b/>
      <w:bCs/>
      <w:sz w:val="24"/>
      <w:szCs w:val="24"/>
    </w:rPr>
  </w:style>
  <w:style w:type="character" w:styleId="659">
    <w:name w:val="Heading 6 Char"/>
    <w:basedOn w:val="682"/>
    <w:link w:val="678"/>
    <w:uiPriority w:val="9"/>
    <w:rPr>
      <w:rFonts w:ascii="Arial" w:hAnsi="Arial" w:eastAsia="Arial" w:cs="Arial"/>
      <w:b/>
      <w:bCs/>
      <w:sz w:val="22"/>
      <w:szCs w:val="22"/>
    </w:rPr>
  </w:style>
  <w:style w:type="character" w:styleId="660">
    <w:name w:val="Heading 7 Char"/>
    <w:basedOn w:val="682"/>
    <w:link w:val="67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61">
    <w:name w:val="Heading 8 Char"/>
    <w:basedOn w:val="682"/>
    <w:link w:val="680"/>
    <w:uiPriority w:val="9"/>
    <w:rPr>
      <w:rFonts w:ascii="Arial" w:hAnsi="Arial" w:eastAsia="Arial" w:cs="Arial"/>
      <w:i/>
      <w:iCs/>
      <w:sz w:val="22"/>
      <w:szCs w:val="22"/>
    </w:rPr>
  </w:style>
  <w:style w:type="character" w:styleId="662">
    <w:name w:val="Heading 9 Char"/>
    <w:basedOn w:val="682"/>
    <w:link w:val="681"/>
    <w:uiPriority w:val="9"/>
    <w:rPr>
      <w:rFonts w:ascii="Arial" w:hAnsi="Arial" w:eastAsia="Arial" w:cs="Arial"/>
      <w:i/>
      <w:iCs/>
      <w:sz w:val="21"/>
      <w:szCs w:val="21"/>
    </w:rPr>
  </w:style>
  <w:style w:type="character" w:styleId="663">
    <w:name w:val="Title Char"/>
    <w:basedOn w:val="682"/>
    <w:link w:val="694"/>
    <w:uiPriority w:val="10"/>
    <w:rPr>
      <w:sz w:val="48"/>
      <w:szCs w:val="48"/>
    </w:rPr>
  </w:style>
  <w:style w:type="character" w:styleId="664">
    <w:name w:val="Subtitle Char"/>
    <w:basedOn w:val="682"/>
    <w:link w:val="696"/>
    <w:uiPriority w:val="11"/>
    <w:rPr>
      <w:sz w:val="24"/>
      <w:szCs w:val="24"/>
    </w:rPr>
  </w:style>
  <w:style w:type="character" w:styleId="665">
    <w:name w:val="Quote Char"/>
    <w:link w:val="698"/>
    <w:uiPriority w:val="29"/>
    <w:rPr>
      <w:i/>
    </w:rPr>
  </w:style>
  <w:style w:type="character" w:styleId="666">
    <w:name w:val="Intense Quote Char"/>
    <w:link w:val="700"/>
    <w:uiPriority w:val="30"/>
    <w:rPr>
      <w:i/>
    </w:rPr>
  </w:style>
  <w:style w:type="character" w:styleId="667">
    <w:name w:val="Header Char"/>
    <w:basedOn w:val="682"/>
    <w:link w:val="702"/>
    <w:uiPriority w:val="99"/>
  </w:style>
  <w:style w:type="character" w:styleId="668">
    <w:name w:val="Footer Char"/>
    <w:basedOn w:val="682"/>
    <w:link w:val="704"/>
    <w:uiPriority w:val="99"/>
  </w:style>
  <w:style w:type="character" w:styleId="669">
    <w:name w:val="Caption Char"/>
    <w:basedOn w:val="682"/>
    <w:link w:val="706"/>
    <w:uiPriority w:val="35"/>
    <w:rPr>
      <w:b/>
      <w:bCs/>
      <w:color w:val="4f81bd" w:themeColor="accent1"/>
      <w:sz w:val="18"/>
      <w:szCs w:val="18"/>
    </w:rPr>
  </w:style>
  <w:style w:type="character" w:styleId="670">
    <w:name w:val="Footnote Text Char"/>
    <w:link w:val="835"/>
    <w:uiPriority w:val="99"/>
    <w:rPr>
      <w:sz w:val="18"/>
    </w:rPr>
  </w:style>
  <w:style w:type="character" w:styleId="671">
    <w:name w:val="Endnote Text Char"/>
    <w:link w:val="838"/>
    <w:uiPriority w:val="99"/>
    <w:rPr>
      <w:sz w:val="20"/>
    </w:rPr>
  </w:style>
  <w:style w:type="paragraph" w:styleId="672" w:default="1">
    <w:name w:val="Normal"/>
    <w:qFormat/>
  </w:style>
  <w:style w:type="paragraph" w:styleId="673">
    <w:name w:val="Heading 1"/>
    <w:basedOn w:val="672"/>
    <w:next w:val="672"/>
    <w:link w:val="685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74">
    <w:name w:val="Heading 2"/>
    <w:basedOn w:val="672"/>
    <w:next w:val="672"/>
    <w:link w:val="686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75">
    <w:name w:val="Heading 3"/>
    <w:basedOn w:val="672"/>
    <w:next w:val="672"/>
    <w:link w:val="687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76">
    <w:name w:val="Heading 4"/>
    <w:basedOn w:val="672"/>
    <w:next w:val="672"/>
    <w:link w:val="688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7">
    <w:name w:val="Heading 5"/>
    <w:basedOn w:val="672"/>
    <w:next w:val="672"/>
    <w:link w:val="689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8">
    <w:name w:val="Heading 6"/>
    <w:basedOn w:val="672"/>
    <w:next w:val="672"/>
    <w:link w:val="690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79">
    <w:name w:val="Heading 7"/>
    <w:basedOn w:val="672"/>
    <w:next w:val="672"/>
    <w:link w:val="691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80">
    <w:name w:val="Heading 8"/>
    <w:basedOn w:val="672"/>
    <w:next w:val="672"/>
    <w:link w:val="692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81">
    <w:name w:val="Heading 9"/>
    <w:basedOn w:val="672"/>
    <w:next w:val="672"/>
    <w:link w:val="693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2" w:default="1">
    <w:name w:val="Default Paragraph Font"/>
    <w:uiPriority w:val="1"/>
    <w:semiHidden/>
    <w:unhideWhenUsed/>
  </w:style>
  <w:style w:type="table" w:styleId="68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4" w:default="1">
    <w:name w:val="No List"/>
    <w:uiPriority w:val="99"/>
    <w:semiHidden/>
    <w:unhideWhenUsed/>
  </w:style>
  <w:style w:type="character" w:styleId="685" w:customStyle="1">
    <w:name w:val="Заголовок 1 Знак"/>
    <w:link w:val="673"/>
    <w:uiPriority w:val="9"/>
    <w:rPr>
      <w:rFonts w:ascii="Arial" w:hAnsi="Arial" w:eastAsia="Arial" w:cs="Arial"/>
      <w:sz w:val="40"/>
      <w:szCs w:val="40"/>
    </w:rPr>
  </w:style>
  <w:style w:type="character" w:styleId="686" w:customStyle="1">
    <w:name w:val="Заголовок 2 Знак"/>
    <w:link w:val="674"/>
    <w:uiPriority w:val="9"/>
    <w:rPr>
      <w:rFonts w:ascii="Arial" w:hAnsi="Arial" w:eastAsia="Arial" w:cs="Arial"/>
      <w:sz w:val="34"/>
    </w:rPr>
  </w:style>
  <w:style w:type="character" w:styleId="687" w:customStyle="1">
    <w:name w:val="Заголовок 3 Знак"/>
    <w:link w:val="675"/>
    <w:uiPriority w:val="9"/>
    <w:rPr>
      <w:rFonts w:ascii="Arial" w:hAnsi="Arial" w:eastAsia="Arial" w:cs="Arial"/>
      <w:sz w:val="30"/>
      <w:szCs w:val="30"/>
    </w:rPr>
  </w:style>
  <w:style w:type="character" w:styleId="688" w:customStyle="1">
    <w:name w:val="Заголовок 4 Знак"/>
    <w:link w:val="676"/>
    <w:uiPriority w:val="9"/>
    <w:rPr>
      <w:rFonts w:ascii="Arial" w:hAnsi="Arial" w:eastAsia="Arial" w:cs="Arial"/>
      <w:b/>
      <w:bCs/>
      <w:sz w:val="26"/>
      <w:szCs w:val="26"/>
    </w:rPr>
  </w:style>
  <w:style w:type="character" w:styleId="689" w:customStyle="1">
    <w:name w:val="Заголовок 5 Знак"/>
    <w:link w:val="677"/>
    <w:uiPriority w:val="9"/>
    <w:rPr>
      <w:rFonts w:ascii="Arial" w:hAnsi="Arial" w:eastAsia="Arial" w:cs="Arial"/>
      <w:b/>
      <w:bCs/>
      <w:sz w:val="24"/>
      <w:szCs w:val="24"/>
    </w:rPr>
  </w:style>
  <w:style w:type="character" w:styleId="690" w:customStyle="1">
    <w:name w:val="Заголовок 6 Знак"/>
    <w:link w:val="678"/>
    <w:uiPriority w:val="9"/>
    <w:rPr>
      <w:rFonts w:ascii="Arial" w:hAnsi="Arial" w:eastAsia="Arial" w:cs="Arial"/>
      <w:b/>
      <w:bCs/>
      <w:sz w:val="22"/>
      <w:szCs w:val="22"/>
    </w:rPr>
  </w:style>
  <w:style w:type="character" w:styleId="691" w:customStyle="1">
    <w:name w:val="Заголовок 7 Знак"/>
    <w:link w:val="67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2" w:customStyle="1">
    <w:name w:val="Заголовок 8 Знак"/>
    <w:link w:val="680"/>
    <w:uiPriority w:val="9"/>
    <w:rPr>
      <w:rFonts w:ascii="Arial" w:hAnsi="Arial" w:eastAsia="Arial" w:cs="Arial"/>
      <w:i/>
      <w:iCs/>
      <w:sz w:val="22"/>
      <w:szCs w:val="22"/>
    </w:rPr>
  </w:style>
  <w:style w:type="character" w:styleId="693" w:customStyle="1">
    <w:name w:val="Заголовок 9 Знак"/>
    <w:link w:val="681"/>
    <w:uiPriority w:val="9"/>
    <w:rPr>
      <w:rFonts w:ascii="Arial" w:hAnsi="Arial" w:eastAsia="Arial" w:cs="Arial"/>
      <w:i/>
      <w:iCs/>
      <w:sz w:val="21"/>
      <w:szCs w:val="21"/>
    </w:rPr>
  </w:style>
  <w:style w:type="paragraph" w:styleId="694">
    <w:name w:val="Title"/>
    <w:basedOn w:val="672"/>
    <w:next w:val="672"/>
    <w:link w:val="695"/>
    <w:uiPriority w:val="10"/>
    <w:qFormat/>
    <w:pPr>
      <w:contextualSpacing/>
      <w:spacing w:before="300"/>
    </w:pPr>
    <w:rPr>
      <w:sz w:val="48"/>
      <w:szCs w:val="48"/>
    </w:rPr>
  </w:style>
  <w:style w:type="character" w:styleId="695" w:customStyle="1">
    <w:name w:val="Заголовок Знак"/>
    <w:link w:val="694"/>
    <w:uiPriority w:val="10"/>
    <w:rPr>
      <w:sz w:val="48"/>
      <w:szCs w:val="48"/>
    </w:rPr>
  </w:style>
  <w:style w:type="paragraph" w:styleId="696">
    <w:name w:val="Subtitle"/>
    <w:basedOn w:val="672"/>
    <w:next w:val="672"/>
    <w:link w:val="697"/>
    <w:uiPriority w:val="11"/>
    <w:qFormat/>
    <w:pPr>
      <w:spacing w:before="200"/>
    </w:pPr>
    <w:rPr>
      <w:sz w:val="24"/>
      <w:szCs w:val="24"/>
    </w:rPr>
  </w:style>
  <w:style w:type="character" w:styleId="697" w:customStyle="1">
    <w:name w:val="Подзаголовок Знак"/>
    <w:link w:val="696"/>
    <w:uiPriority w:val="11"/>
    <w:rPr>
      <w:sz w:val="24"/>
      <w:szCs w:val="24"/>
    </w:rPr>
  </w:style>
  <w:style w:type="paragraph" w:styleId="698">
    <w:name w:val="Quote"/>
    <w:basedOn w:val="672"/>
    <w:next w:val="672"/>
    <w:link w:val="699"/>
    <w:uiPriority w:val="29"/>
    <w:qFormat/>
    <w:pPr>
      <w:ind w:left="720" w:right="720"/>
    </w:pPr>
    <w:rPr>
      <w:i/>
    </w:rPr>
  </w:style>
  <w:style w:type="character" w:styleId="699" w:customStyle="1">
    <w:name w:val="Цитата 2 Знак"/>
    <w:link w:val="698"/>
    <w:uiPriority w:val="29"/>
    <w:rPr>
      <w:i/>
    </w:rPr>
  </w:style>
  <w:style w:type="paragraph" w:styleId="700">
    <w:name w:val="Intense Quote"/>
    <w:basedOn w:val="672"/>
    <w:next w:val="672"/>
    <w:link w:val="70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1" w:customStyle="1">
    <w:name w:val="Выделенная цитата Знак"/>
    <w:link w:val="700"/>
    <w:uiPriority w:val="30"/>
    <w:rPr>
      <w:i/>
    </w:rPr>
  </w:style>
  <w:style w:type="paragraph" w:styleId="702">
    <w:name w:val="Header"/>
    <w:basedOn w:val="672"/>
    <w:link w:val="7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 w:customStyle="1">
    <w:name w:val="Верхний колонтитул Знак"/>
    <w:link w:val="702"/>
    <w:uiPriority w:val="99"/>
  </w:style>
  <w:style w:type="paragraph" w:styleId="704">
    <w:name w:val="Footer"/>
    <w:basedOn w:val="672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 w:customStyle="1">
    <w:name w:val="Нижний колонтитул Знак"/>
    <w:link w:val="704"/>
    <w:uiPriority w:val="99"/>
  </w:style>
  <w:style w:type="paragraph" w:styleId="706">
    <w:name w:val="Caption"/>
    <w:basedOn w:val="672"/>
    <w:next w:val="672"/>
    <w:link w:val="707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707" w:customStyle="1">
    <w:name w:val="Название объекта Знак"/>
    <w:link w:val="706"/>
    <w:uiPriority w:val="35"/>
    <w:rPr>
      <w:b/>
      <w:bCs/>
      <w:color w:val="5b9bd5" w:themeColor="accent1"/>
      <w:sz w:val="18"/>
      <w:szCs w:val="18"/>
    </w:rPr>
  </w:style>
  <w:style w:type="table" w:styleId="708">
    <w:name w:val="Table Grid"/>
    <w:basedOn w:val="68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09" w:customStyle="1">
    <w:name w:val="Table Grid Light"/>
    <w:basedOn w:val="68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0">
    <w:name w:val="Plain Table 1"/>
    <w:basedOn w:val="68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1">
    <w:name w:val="Plain Table 2"/>
    <w:basedOn w:val="68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3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3">
    <w:name w:val="Plain Table 4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Plain Table 5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5">
    <w:name w:val="Grid Table 1 Light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 w:customStyle="1">
    <w:name w:val="Grid Table 1 Light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 w:customStyle="1">
    <w:name w:val="Grid Table 1 Light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 w:customStyle="1">
    <w:name w:val="Grid Table 1 Light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 w:customStyle="1">
    <w:name w:val="Grid Table 1 Light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 w:customStyle="1">
    <w:name w:val="Grid Table 1 Light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 w:customStyle="1">
    <w:name w:val="Grid Table 1 Light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 w:customStyle="1">
    <w:name w:val="Grid Table 2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 w:customStyle="1">
    <w:name w:val="Grid Table 2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2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2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2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2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3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 w:customStyle="1">
    <w:name w:val="Grid Table 3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3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3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3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3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4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7" w:customStyle="1">
    <w:name w:val="Grid Table 4 - Accent 1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38" w:customStyle="1">
    <w:name w:val="Grid Table 4 - Accent 2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39" w:customStyle="1">
    <w:name w:val="Grid Table 4 - Accent 3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40" w:customStyle="1">
    <w:name w:val="Grid Table 4 - Accent 4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1" w:customStyle="1">
    <w:name w:val="Grid Table 4 - Accent 5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42" w:customStyle="1">
    <w:name w:val="Grid Table 4 - Accent 6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3">
    <w:name w:val="Grid Table 5 Dark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4" w:customStyle="1">
    <w:name w:val="Grid Table 5 Dark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45" w:customStyle="1">
    <w:name w:val="Grid Table 5 Dark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6" w:customStyle="1">
    <w:name w:val="Grid Table 5 Dark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7" w:customStyle="1">
    <w:name w:val="Grid Table 5 Dark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48" w:customStyle="1">
    <w:name w:val="Grid Table 5 Dark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49" w:customStyle="1">
    <w:name w:val="Grid Table 5 Dark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50">
    <w:name w:val="Grid Table 6 Colorful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1" w:customStyle="1">
    <w:name w:val="Grid Table 6 Colorful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52" w:customStyle="1">
    <w:name w:val="Grid Table 6 Colorful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53" w:customStyle="1">
    <w:name w:val="Grid Table 6 Colorful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54" w:customStyle="1">
    <w:name w:val="Grid Table 6 Colorful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55" w:customStyle="1">
    <w:name w:val="Grid Table 6 Colorful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6" w:customStyle="1">
    <w:name w:val="Grid Table 6 Colorful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7">
    <w:name w:val="Grid Table 7 Colorful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8" w:customStyle="1">
    <w:name w:val="Grid Table 7 Colorful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9" w:customStyle="1">
    <w:name w:val="Grid Table 7 Colorful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0" w:customStyle="1">
    <w:name w:val="Grid Table 7 Colorful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1" w:customStyle="1">
    <w:name w:val="Grid Table 7 Colorful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2" w:customStyle="1">
    <w:name w:val="Grid Table 7 Colorful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3" w:customStyle="1">
    <w:name w:val="Grid Table 7 Colorful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4">
    <w:name w:val="List Table 1 Light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List Table 1 Light - Accent 1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List Table 1 Light - Accent 2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List Table 1 Light - Accent 3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List Table 1 Light - Accent 4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List Table 1 Light - Accent 5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List Table 1 Light - Accent 6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2" w:customStyle="1">
    <w:name w:val="List Table 2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73" w:customStyle="1">
    <w:name w:val="List Table 2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74" w:customStyle="1">
    <w:name w:val="List Table 2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5" w:customStyle="1">
    <w:name w:val="List Table 2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6" w:customStyle="1">
    <w:name w:val="List Table 2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77" w:customStyle="1">
    <w:name w:val="List Table 2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78">
    <w:name w:val="List Table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List Table 3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List Table 3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3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3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3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3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4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List Table 4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4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4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4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4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5 Dark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3" w:customStyle="1">
    <w:name w:val="List Table 5 Dark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4" w:customStyle="1">
    <w:name w:val="List Table 5 Dark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5" w:customStyle="1">
    <w:name w:val="List Table 5 Dark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6" w:customStyle="1">
    <w:name w:val="List Table 5 Dark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7" w:customStyle="1">
    <w:name w:val="List Table 5 Dark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8" w:customStyle="1">
    <w:name w:val="List Table 5 Dark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9">
    <w:name w:val="List Table 6 Colorful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0" w:customStyle="1">
    <w:name w:val="List Table 6 Colorful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01" w:customStyle="1">
    <w:name w:val="List Table 6 Colorful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2" w:customStyle="1">
    <w:name w:val="List Table 6 Colorful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03" w:customStyle="1">
    <w:name w:val="List Table 6 Colorful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04" w:customStyle="1">
    <w:name w:val="List Table 6 Colorful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05" w:customStyle="1">
    <w:name w:val="List Table 6 Colorful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6">
    <w:name w:val="List Table 7 Colorful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7" w:customStyle="1">
    <w:name w:val="List Table 7 Colorful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8" w:customStyle="1">
    <w:name w:val="List Table 7 Colorful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9" w:customStyle="1">
    <w:name w:val="List Table 7 Colorful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0" w:customStyle="1">
    <w:name w:val="List Table 7 Colorful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1" w:customStyle="1">
    <w:name w:val="List Table 7 Colorful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2" w:customStyle="1">
    <w:name w:val="List Table 7 Colorful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3" w:customStyle="1">
    <w:name w:val="Lined - Accent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4" w:customStyle="1">
    <w:name w:val="Lined - Accent 1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15" w:customStyle="1">
    <w:name w:val="Lined - Accent 2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6" w:customStyle="1">
    <w:name w:val="Lined - Accent 3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7" w:customStyle="1">
    <w:name w:val="Lined - Accent 4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18" w:customStyle="1">
    <w:name w:val="Lined - Accent 5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19" w:customStyle="1">
    <w:name w:val="Lined - Accent 6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0" w:customStyle="1">
    <w:name w:val="Bordered &amp; Lined - Accent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1" w:customStyle="1">
    <w:name w:val="Bordered &amp; Lined - Accent 1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2" w:customStyle="1">
    <w:name w:val="Bordered &amp; Lined - Accent 2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3" w:customStyle="1">
    <w:name w:val="Bordered &amp; Lined - Accent 3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4" w:customStyle="1">
    <w:name w:val="Bordered &amp; Lined - Accent 4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5" w:customStyle="1">
    <w:name w:val="Bordered &amp; Lined - Accent 5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6" w:customStyle="1">
    <w:name w:val="Bordered &amp; Lined - Accent 6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7" w:customStyle="1">
    <w:name w:val="Bordered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28" w:customStyle="1">
    <w:name w:val="Bordered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29" w:customStyle="1">
    <w:name w:val="Bordered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30" w:customStyle="1">
    <w:name w:val="Bordered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1" w:customStyle="1">
    <w:name w:val="Bordered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2" w:customStyle="1">
    <w:name w:val="Bordered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33" w:customStyle="1">
    <w:name w:val="Bordered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34">
    <w:name w:val="Hyperlink"/>
    <w:uiPriority w:val="99"/>
    <w:unhideWhenUsed/>
    <w:rPr>
      <w:color w:val="0563c1" w:themeColor="hyperlink"/>
      <w:u w:val="single"/>
    </w:rPr>
  </w:style>
  <w:style w:type="paragraph" w:styleId="835">
    <w:name w:val="footnote text"/>
    <w:basedOn w:val="672"/>
    <w:link w:val="836"/>
    <w:uiPriority w:val="99"/>
    <w:semiHidden/>
    <w:unhideWhenUsed/>
    <w:pPr>
      <w:spacing w:after="40" w:line="240" w:lineRule="auto"/>
    </w:pPr>
    <w:rPr>
      <w:sz w:val="18"/>
    </w:rPr>
  </w:style>
  <w:style w:type="character" w:styleId="836" w:customStyle="1">
    <w:name w:val="Текст сноски Знак"/>
    <w:link w:val="835"/>
    <w:uiPriority w:val="99"/>
    <w:rPr>
      <w:sz w:val="18"/>
    </w:rPr>
  </w:style>
  <w:style w:type="character" w:styleId="837">
    <w:name w:val="footnote reference"/>
    <w:uiPriority w:val="99"/>
    <w:unhideWhenUsed/>
    <w:rPr>
      <w:vertAlign w:val="superscript"/>
    </w:rPr>
  </w:style>
  <w:style w:type="paragraph" w:styleId="838">
    <w:name w:val="endnote text"/>
    <w:basedOn w:val="672"/>
    <w:link w:val="839"/>
    <w:uiPriority w:val="99"/>
    <w:semiHidden/>
    <w:unhideWhenUsed/>
    <w:pPr>
      <w:spacing w:after="0" w:line="240" w:lineRule="auto"/>
    </w:pPr>
    <w:rPr>
      <w:sz w:val="20"/>
    </w:rPr>
  </w:style>
  <w:style w:type="character" w:styleId="839" w:customStyle="1">
    <w:name w:val="Текст концевой сноски Знак"/>
    <w:link w:val="838"/>
    <w:uiPriority w:val="99"/>
    <w:rPr>
      <w:sz w:val="20"/>
    </w:rPr>
  </w:style>
  <w:style w:type="character" w:styleId="840">
    <w:name w:val="endnote reference"/>
    <w:uiPriority w:val="99"/>
    <w:semiHidden/>
    <w:unhideWhenUsed/>
    <w:rPr>
      <w:vertAlign w:val="superscript"/>
    </w:rPr>
  </w:style>
  <w:style w:type="paragraph" w:styleId="841">
    <w:name w:val="toc 1"/>
    <w:basedOn w:val="672"/>
    <w:next w:val="672"/>
    <w:uiPriority w:val="39"/>
    <w:unhideWhenUsed/>
    <w:pPr>
      <w:spacing w:after="57"/>
    </w:pPr>
  </w:style>
  <w:style w:type="paragraph" w:styleId="842">
    <w:name w:val="toc 2"/>
    <w:basedOn w:val="672"/>
    <w:next w:val="672"/>
    <w:uiPriority w:val="39"/>
    <w:unhideWhenUsed/>
    <w:pPr>
      <w:ind w:left="283"/>
      <w:spacing w:after="57"/>
    </w:pPr>
  </w:style>
  <w:style w:type="paragraph" w:styleId="843">
    <w:name w:val="toc 3"/>
    <w:basedOn w:val="672"/>
    <w:next w:val="672"/>
    <w:uiPriority w:val="39"/>
    <w:unhideWhenUsed/>
    <w:pPr>
      <w:ind w:left="567"/>
      <w:spacing w:after="57"/>
    </w:pPr>
  </w:style>
  <w:style w:type="paragraph" w:styleId="844">
    <w:name w:val="toc 4"/>
    <w:basedOn w:val="672"/>
    <w:next w:val="672"/>
    <w:uiPriority w:val="39"/>
    <w:unhideWhenUsed/>
    <w:pPr>
      <w:ind w:left="850"/>
      <w:spacing w:after="57"/>
    </w:pPr>
  </w:style>
  <w:style w:type="paragraph" w:styleId="845">
    <w:name w:val="toc 5"/>
    <w:basedOn w:val="672"/>
    <w:next w:val="672"/>
    <w:uiPriority w:val="39"/>
    <w:unhideWhenUsed/>
    <w:pPr>
      <w:ind w:left="1134"/>
      <w:spacing w:after="57"/>
    </w:pPr>
  </w:style>
  <w:style w:type="paragraph" w:styleId="846">
    <w:name w:val="toc 6"/>
    <w:basedOn w:val="672"/>
    <w:next w:val="672"/>
    <w:uiPriority w:val="39"/>
    <w:unhideWhenUsed/>
    <w:pPr>
      <w:ind w:left="1417"/>
      <w:spacing w:after="57"/>
    </w:pPr>
  </w:style>
  <w:style w:type="paragraph" w:styleId="847">
    <w:name w:val="toc 7"/>
    <w:basedOn w:val="672"/>
    <w:next w:val="672"/>
    <w:uiPriority w:val="39"/>
    <w:unhideWhenUsed/>
    <w:pPr>
      <w:ind w:left="1701"/>
      <w:spacing w:after="57"/>
    </w:pPr>
  </w:style>
  <w:style w:type="paragraph" w:styleId="848">
    <w:name w:val="toc 8"/>
    <w:basedOn w:val="672"/>
    <w:next w:val="672"/>
    <w:uiPriority w:val="39"/>
    <w:unhideWhenUsed/>
    <w:pPr>
      <w:ind w:left="1984"/>
      <w:spacing w:after="57"/>
    </w:pPr>
  </w:style>
  <w:style w:type="paragraph" w:styleId="849">
    <w:name w:val="toc 9"/>
    <w:basedOn w:val="672"/>
    <w:next w:val="672"/>
    <w:uiPriority w:val="39"/>
    <w:unhideWhenUsed/>
    <w:pPr>
      <w:ind w:left="2268"/>
      <w:spacing w:after="57"/>
    </w:pPr>
  </w:style>
  <w:style w:type="paragraph" w:styleId="850">
    <w:name w:val="TOC Heading"/>
    <w:uiPriority w:val="39"/>
    <w:unhideWhenUsed/>
  </w:style>
  <w:style w:type="paragraph" w:styleId="851">
    <w:name w:val="table of figures"/>
    <w:basedOn w:val="672"/>
    <w:next w:val="672"/>
    <w:uiPriority w:val="99"/>
    <w:unhideWhenUsed/>
    <w:pPr>
      <w:spacing w:after="0"/>
    </w:pPr>
  </w:style>
  <w:style w:type="paragraph" w:styleId="852">
    <w:name w:val="No Spacing"/>
    <w:basedOn w:val="672"/>
    <w:uiPriority w:val="1"/>
    <w:qFormat/>
    <w:pPr>
      <w:spacing w:after="0" w:line="240" w:lineRule="auto"/>
    </w:pPr>
  </w:style>
  <w:style w:type="paragraph" w:styleId="853">
    <w:name w:val="List Paragraph"/>
    <w:basedOn w:val="672"/>
    <w:uiPriority w:val="34"/>
    <w:qFormat/>
    <w:pPr>
      <w:contextualSpacing/>
      <w:ind w:left="720"/>
    </w:pPr>
  </w:style>
  <w:style w:type="paragraph" w:styleId="854">
    <w:name w:val="annotation text"/>
    <w:basedOn w:val="672"/>
    <w:link w:val="855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55" w:customStyle="1">
    <w:name w:val="Текст примечания Знак"/>
    <w:basedOn w:val="682"/>
    <w:link w:val="854"/>
    <w:uiPriority w:val="99"/>
    <w:semiHidden/>
    <w:rPr>
      <w:sz w:val="20"/>
      <w:szCs w:val="20"/>
    </w:rPr>
  </w:style>
  <w:style w:type="character" w:styleId="856">
    <w:name w:val="annotation reference"/>
    <w:basedOn w:val="682"/>
    <w:uiPriority w:val="99"/>
    <w:semiHidden/>
    <w:unhideWhenUsed/>
    <w:rPr>
      <w:sz w:val="16"/>
      <w:szCs w:val="16"/>
    </w:rPr>
  </w:style>
  <w:style w:type="paragraph" w:styleId="857">
    <w:name w:val="Balloon Text"/>
    <w:basedOn w:val="672"/>
    <w:link w:val="858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58" w:customStyle="1">
    <w:name w:val="Текст выноски Знак"/>
    <w:basedOn w:val="682"/>
    <w:link w:val="857"/>
    <w:uiPriority w:val="99"/>
    <w:semiHidden/>
    <w:rPr>
      <w:rFonts w:ascii="Segoe UI" w:hAnsi="Segoe UI" w:cs="Segoe UI"/>
      <w:sz w:val="18"/>
      <w:szCs w:val="18"/>
    </w:rPr>
  </w:style>
  <w:style w:type="paragraph" w:styleId="859">
    <w:name w:val="annotation subject"/>
    <w:basedOn w:val="854"/>
    <w:next w:val="854"/>
    <w:link w:val="860"/>
    <w:uiPriority w:val="99"/>
    <w:semiHidden/>
    <w:unhideWhenUsed/>
    <w:rPr>
      <w:b/>
      <w:bCs/>
    </w:rPr>
  </w:style>
  <w:style w:type="character" w:styleId="860" w:customStyle="1">
    <w:name w:val="Тема примечания Знак"/>
    <w:basedOn w:val="855"/>
    <w:link w:val="859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g"/><Relationship Id="rId11" Type="http://schemas.openxmlformats.org/officeDocument/2006/relationships/comments" Target="comments.xml" /><Relationship Id="rId12" Type="http://schemas.microsoft.com/office/2011/relationships/commentsExtended" Target="commentsExtended.xml" /><Relationship Id="rId13" Type="http://schemas.microsoft.com/office/2018/08/relationships/commentsExtensible" Target="commentsExtensible.xml" /><Relationship Id="rId14" Type="http://schemas.microsoft.com/office/2016/09/relationships/commentsIds" Target="commentsIds.xml" /><Relationship Id="rId15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Беляев Александр Сергеевич (asb22@tpu.ru)</cp:lastModifiedBy>
  <cp:revision>4</cp:revision>
  <dcterms:created xsi:type="dcterms:W3CDTF">2026-04-29T03:36:00Z</dcterms:created>
  <dcterms:modified xsi:type="dcterms:W3CDTF">2026-08-13T11:45:53Z</dcterms:modified>
</cp:coreProperties>
</file>